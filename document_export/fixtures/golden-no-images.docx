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Table of Contents</w:t>
      </w:r>
    </w:p>
    <w:p>
      <w:fldSimple w:instr="TOC \o &quot;1-3&quot; \h \z \u">
        <w:r>
          <w:t xml:space="preserve">1. Introduction ... 1</w:t>
        </w:r>
      </w:fldSimple>
    </w:p>
    <w:p>
      <w:pPr>
        <w:pStyle w:val="Heading1"/>
      </w:pPr>
      <w:bookmarkStart w:id="0" w:name="_Toc00000001"/>
      <w:r>
        <w:t xml:space="preserve">1. Introduction</w:t>
      </w:r>
      <w:bookmarkEnd w:id="0"/>
    </w:p>
    <w:p>
      <w:r>
        <w:t xml:space="preserve">The system shall </w:t>
      </w:r>
      <w:ins w:id="1" w:author="Diane Slota" w:date="2026-08-18T09:00:00Z">
        <w:r>
          <w:t xml:space="preserve">always </w:t>
        </w:r>
      </w:ins>
      <w:r>
        <w:t xml:space="preserve">process requests</w:t>
      </w:r>
      <w:del w:id="2" w:author="Diane Slota" w:date="2026-08-18T09:05:00Z">
        <w:r>
          <w:delText xml:space="preserve"> within one business day</w:delText>
        </w:r>
      </w:del>
      <w:r>
        <w:t xml:space="preserve">.</w:t>
      </w:r>
    </w:p>
    <w:p>
      <w:ins w:id="3" w:author="Diane Slota" w:date="2026-08-18T09:10:00Z">
        <w:del w:id="4" w:author="Diane Slota" w:date="2026-08-18T09:12:00Z">
          <w:r>
            <w:delText xml:space="preserve">Draft note removed before acceptance.</w:delText>
          </w:r>
        </w:del>
      </w:ins>
    </w:p>
    <w:p>
      <w:pPr>
        <w:pStyle w:val="Heading2"/>
      </w:pPr>
      <w:r>
        <w:t xml:space="preserve">2. Review Comments</w:t>
      </w:r>
    </w:p>
    <w:p>
      <w:commentRangeStart w:id="0"/>
      <w:r>
        <w:t xml:space="preserve">Revenue projections increase forty percent year over year</w:t>
      </w:r>
      <w:commentRangeEnd w:id="0"/>
      <w:r>
        <w:commentReference w:id="0"/>
      </w:r>
      <w:r>
        <w:t xml:space="preserve">.</w:t>
      </w:r>
    </w:p>
    <w:p>
      <w:pPr>
        <w:pStyle w:val="Heading2"/>
      </w:pPr>
      <w:r>
        <w:t xml:space="preserve">2b. Multi-block Comment</w:t>
      </w:r>
    </w:p>
    <w:p>
      <w:commentRangeStart w:id="2"/>
      <w:r>
        <w:t xml:space="preserve">First paragraph of the spanning comment</w:t>
      </w:r>
    </w:p>
    <w:p>
      <w:r>
        <w:t xml:space="preserve">second paragraph of the spanning comment</w:t>
      </w:r>
      <w:commentRangeEnd w:id="2"/>
      <w:r>
        <w:commentReference w:id="2"/>
      </w:r>
    </w:p>
    <w:p>
      <w:pPr>
        <w:pStyle w:val="Heading2"/>
      </w:pPr>
      <w:r>
        <w:t xml:space="preserve">3. Numbered Steps</w:t>
      </w:r>
    </w:p>
    <w:p>
      <w:pPr>
        <w:pStyle w:val="ListParagraph"/>
        <w:numPr>
          <w:ilvl w:val="0"/>
          <w:numId w:val="1"/>
        </w:numPr>
      </w:pPr>
      <w:r>
        <w:t xml:space="preserve">Gather requirements.</w:t>
      </w:r>
    </w:p>
    <w:p>
      <w:pPr>
        <w:pStyle w:val="ListParagraph"/>
        <w:numPr>
          <w:ilvl w:val="0"/>
          <w:numId w:val="1"/>
        </w:numPr>
      </w:pPr>
      <w:r>
        <w:t xml:space="preserve">Draft the procedure.</w:t>
      </w:r>
    </w:p>
    <w:p>
      <w:pPr>
        <w:pStyle w:val="ListParagraph"/>
        <w:numPr>
          <w:ilvl w:val="0"/>
          <w:numId w:val="1"/>
        </w:numPr>
      </w:pPr>
      <w:r>
        <w:t xml:space="preserve">Circulate for review.</w:t>
      </w:r>
    </w:p>
    <w:p>
      <w:pPr>
        <w:pStyle w:val="Heading2"/>
      </w:pPr>
      <w:r>
        <w:t xml:space="preserve">4. Reference Table</w:t>
      </w:r>
    </w:p>
    <w:tbl>
      <w:tblPr>
        <w:tblW w:w="0" w:type="auto"/>
      </w:tblPr>
      <w:tblGrid>
        <w:gridCol/>
        <w:gridCol/>
      </w:tblGrid>
      <w:tr>
        <w:tc>
          <w:tcPr/>
          <w:p>
            <w:r>
              <w:rPr>
                <w:b/>
              </w:rPr>
              <w:t xml:space="preserve">Column A</w:t>
            </w:r>
          </w:p>
        </w:tc>
        <w:tc>
          <w:tcPr/>
          <w:p>
            <w:r>
              <w:rPr>
                <w:b/>
              </w:rPr>
              <w:t xml:space="preserve">Column B</w:t>
            </w:r>
          </w:p>
        </w:tc>
      </w:tr>
      <w:tr>
        <w:tc>
          <w:tcPr/>
          <w:p>
            <w:r>
              <w:t xml:space="preserve">Value 1</w:t>
            </w:r>
          </w:p>
        </w:tc>
        <w:tc>
          <w:tcPr/>
          <w:p>
            <w:pPr>
              <w:pStyle w:val="Heading3"/>
            </w:pPr>
            <w:r>
              <w:t xml:space="preserve">Sub-Unit In Cell</w:t>
            </w:r>
          </w:p>
          <w:p>
            <w:r>
              <w:t xml:space="preserve">Detail text for the sub-unit.</w:t>
            </w:r>
          </w:p>
        </w:tc>
      </w:tr>
    </w:tbl>
    <w:p/>
    <w:sectPr/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lex Reviewer" w:initials="AR" w:date="2026-08-20T10:00:00Z">
    <w:p w14:paraId="00000001">
      <w:r>
        <w:t>Please confirm this figure with legal before publishing.</w:t>
      </w:r>
    </w:p>
  </w:comment>
  <w:comment w:id="1" w:author="Sam Author" w:initials="SA" w:date="2026-08-20T11:00:00Z">
    <w:p w14:paraId="00000002">
      <w:r>
        <w:t>Confirmed with legal, thanks -- resolving.</w:t>
      </w:r>
    </w:p>
  </w:comment>
  <w:comment w:id="2" w:author="Alex Reviewer" w:initials="AR" w:date="2026-08-20T12:00:00Z">
    <w:p w14:paraId="00000003">
      <w:r>
        <w:t>This spans two paragraphs -- flag both for review.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  <w15:commentEx w15:paraId="00000002" w15:paraIdParent="00000001" w15:done="1"/>
  <w15:commentEx w15:paraId="00000003" w15:done="0"/>
</w15:commentsEx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comments" Target="comments.xml"/>
  <Relationship Id="rId5" Type="http://schemas.microsoft.com/office/2011/relationships/commentsExtended" Target="commentsExtended.xml"/>
</Relationships>

</file>

<file path=docProps/app.xml><?xml version="1.0" encoding="utf-8"?>
<Properties xmlns="http://schemas.openxmlformats.org/officeDocument/2006/extended-properties">
  <Application>document_export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dc:creator>document-export fixture generator</dc:creator>
  <dcterms:created xsi:type="dcterms:W3CDTF">2026-08-01T00:00:00Z</dcterms:created>
  <dcterms:modified xsi:type="dcterms:W3CDTF">2026-08-25T00:00:00Z</dcterms:modified>
</cp:coreProperties>
</file>